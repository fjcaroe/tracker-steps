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stndar"/>
        <w:ind w:firstLine="284" w:start="-284" w:end="425"/>
        <w:jc w:val="center"/>
        <w:rPr>
          <w:rFonts w:ascii="Tahoma" w:hAnsi="Tahoma" w:cs="Tahoma"/>
          <w:b/>
        </w:rPr>
      </w:pPr>
      <w:r>
        <w:rPr>
          <w:rFonts w:cs="Tahoma" w:ascii="Tahoma" w:hAnsi="Tahoma"/>
          <w:b/>
        </w:rPr>
      </w:r>
    </w:p>
    <w:p>
      <w:pPr>
        <w:pStyle w:val="Estndar"/>
        <w:ind w:firstLine="284" w:start="-284" w:end="425"/>
        <w:jc w:val="center"/>
        <w:rPr>
          <w:rFonts w:ascii="Tahoma" w:hAnsi="Tahoma" w:cs="Tahoma"/>
          <w:b/>
        </w:rPr>
      </w:pPr>
      <w:r>
        <w:rPr>
          <w:rFonts w:cs="Tahoma" w:ascii="Tahoma" w:hAnsi="Tahoma"/>
          <w:b/>
        </w:rPr>
        <w:t>CONTRATO DE TRANSPORTE DE PERSONAL</w:t>
      </w:r>
    </w:p>
    <w:p>
      <w:pPr>
        <w:pStyle w:val="Estndar"/>
        <w:jc w:val="center"/>
        <w:rPr>
          <w:rFonts w:ascii="Tahoma" w:hAnsi="Tahoma" w:cs="Tahoma"/>
          <w:b/>
        </w:rPr>
      </w:pPr>
      <w:r>
        <w:rPr>
          <w:rFonts w:cs="Tahoma" w:ascii="Tahoma" w:hAnsi="Tahoma"/>
          <w:b/>
        </w:rPr>
        <w:t>TEMPORADA {temporada}</w:t>
      </w:r>
    </w:p>
    <w:p>
      <w:pPr>
        <w:pStyle w:val="Estndar"/>
        <w:jc w:val="both"/>
        <w:rPr>
          <w:rFonts w:ascii="Tahoma" w:hAnsi="Tahoma" w:cs="Tahoma"/>
          <w:b/>
        </w:rPr>
      </w:pPr>
      <w:r>
        <w:rPr>
          <w:rFonts w:cs="Tahoma" w:ascii="Tahoma" w:hAnsi="Tahoma"/>
          <w:b/>
        </w:rPr>
      </w:r>
    </w:p>
    <w:p>
      <w:pPr>
        <w:pStyle w:val="Estndar"/>
        <w:jc w:val="both"/>
        <w:rPr>
          <w:rFonts w:ascii="Tahoma" w:hAnsi="Tahoma" w:cs="Tahoma"/>
        </w:rPr>
      </w:pPr>
      <w:r>
        <w:rPr>
          <w:rFonts w:cs="Tahoma" w:ascii="Tahoma" w:hAnsi="Tahoma"/>
          <w:b/>
        </w:rPr>
      </w:r>
    </w:p>
    <w:p>
      <w:pPr>
        <w:pStyle w:val="Estndar"/>
        <w:ind w:end="425"/>
        <w:jc w:val="both"/>
        <w:rPr>
          <w:rFonts w:ascii="Tahoma" w:hAnsi="Tahoma" w:cs="Tahoma"/>
        </w:rPr>
      </w:pPr>
      <w:r>
        <w:rPr>
          <w:rFonts w:cs="Tahoma" w:ascii="Tahoma" w:hAnsi="Tahoma"/>
        </w:rPr>
        <w:t>En {ciudad}, a {fecha contrato}, entre</w:t>
      </w:r>
      <w:r>
        <w:rPr>
          <w:rFonts w:cs="Arial" w:ascii="Arial" w:hAnsi="Arial"/>
          <w:lang w:val="es-ES"/>
        </w:rPr>
        <w:t xml:space="preserve"> {compañía}</w:t>
      </w:r>
      <w:r>
        <w:rPr>
          <w:rFonts w:cs="Tahoma" w:ascii="Tahoma" w:hAnsi="Tahoma"/>
        </w:rPr>
        <w:t>, Rut. {RUT compañía}, representada por don {nombre representante}, cédula de identidad Nº {número RUT representante}, ambos domiciliados en {dirección compañía}, en adelante indistintamente LA EMPRESA y don {contacto empresa transportista}, Rut. {RUT contacto}, representada por don {Nombre representante trasportista}, cédula de identidad Nº {número RUT representante trasportista}, ambos domiciliados en {dirección contacto}, en adelante indistintamente EL TRASPORTISTA, se ha convenido el siguiente contrato de transporte de personal.</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u w:val="single"/>
        </w:rPr>
        <w:t>PRIMERO</w:t>
      </w:r>
      <w:r>
        <w:rPr>
          <w:rFonts w:cs="Tahoma" w:ascii="Tahoma" w:hAnsi="Tahoma"/>
        </w:rPr>
        <w:t xml:space="preserve">: El TRANSPORTISTA, se compromete a disponer la cantidad suficiente de Buses y Minibuses que requiera LA EMPRESA, para transportar al personal de _____________________hacia y desde los puntos definidos en el recorrido contratado. </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rPr>
        <w:t>Los buses deberán tener una capacidad mínima para ______pasajeros sentados y los minibuses para ______ pasajeros sentados, y no podrán ser vehículos hechizos a que se refiere el art. 43 de la Ley 18.290.</w:t>
      </w:r>
    </w:p>
    <w:p>
      <w:pPr>
        <w:pStyle w:val="Estndar"/>
        <w:ind w:end="425"/>
        <w:jc w:val="both"/>
        <w:rPr>
          <w:rFonts w:ascii="Tahoma" w:hAnsi="Tahoma" w:cs="Tahoma"/>
        </w:rPr>
      </w:pPr>
      <w:r>
        <w:rPr>
          <w:rFonts w:cs="Tahoma" w:ascii="Tahoma" w:hAnsi="Tahoma"/>
        </w:rPr>
        <w:t>No podrán realizar el transporte con buses de mas de 22 años de antigüedad y minibuses de mas de 18 años de antigüedad, calculada según la diferencia entre el año calendario en que se efectúa el computo y el año de fabricación del vehículo. (Art.Nº 5, reglam. Sobre Normas de seguridad transporte privado de los trabajadores agrícolas de temporada).</w:t>
      </w:r>
    </w:p>
    <w:p>
      <w:pPr>
        <w:pStyle w:val="Estndar"/>
        <w:ind w:end="425"/>
        <w:jc w:val="both"/>
        <w:rPr>
          <w:rFonts w:ascii="Tahoma" w:hAnsi="Tahoma" w:cs="Tahoma"/>
        </w:rPr>
      </w:pPr>
      <w:r>
        <w:rPr>
          <w:rFonts w:cs="Tahoma" w:ascii="Tahoma" w:hAnsi="Tahoma"/>
        </w:rPr>
        <w:t xml:space="preserve"> </w:t>
      </w:r>
    </w:p>
    <w:p>
      <w:pPr>
        <w:pStyle w:val="Estndar"/>
        <w:ind w:end="425"/>
        <w:jc w:val="both"/>
        <w:rPr>
          <w:rFonts w:ascii="Tahoma" w:hAnsi="Tahoma" w:cs="Tahoma"/>
        </w:rPr>
      </w:pPr>
      <w:r>
        <w:rPr>
          <w:rFonts w:cs="Tahoma" w:ascii="Tahoma" w:hAnsi="Tahoma"/>
        </w:rPr>
        <w:t>Los vehículos deberán estar en el lugar de inicio del recorrido en un plazo no inferior a media hora antes de comenzar el viaje. En el caso de atraso se aplicará una multa de un 30% sobre la tarifa, dejando a su vez a LA EMPRESA con facultad de buscar vehículos de reemplazo.</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bCs/>
          <w:color w:val="000000"/>
        </w:rPr>
      </w:pPr>
      <w:r>
        <w:rPr>
          <w:rFonts w:cs="Tahoma" w:ascii="Tahoma" w:hAnsi="Tahoma"/>
          <w:bCs/>
          <w:color w:val="000000"/>
          <w:u w:val="single"/>
        </w:rPr>
        <w:t>SEGUNDO</w:t>
      </w:r>
      <w:r>
        <w:rPr>
          <w:rFonts w:cs="Tahoma" w:ascii="Tahoma" w:hAnsi="Tahoma"/>
          <w:bCs/>
          <w:color w:val="000000"/>
        </w:rPr>
        <w:t xml:space="preserve">: El presente contrato es para temporada {temporada} y por faena {nombre faena}, a contar del {fecha inicio contrato} y su duración estará sujeta a la existencia de personal contratado por la empresa de los sectores o recorridos estipulados en el presente contrato y sus anexos, </w:t>
      </w:r>
    </w:p>
    <w:p>
      <w:pPr>
        <w:pStyle w:val="Estndar"/>
        <w:ind w:end="425"/>
        <w:jc w:val="both"/>
        <w:rPr>
          <w:rFonts w:ascii="Tahoma" w:hAnsi="Tahoma" w:cs="Tahoma"/>
          <w:bCs/>
          <w:color w:val="000000"/>
          <w:u w:val="single"/>
        </w:rPr>
      </w:pPr>
      <w:r>
        <w:rPr>
          <w:rFonts w:cs="Tahoma" w:ascii="Tahoma" w:hAnsi="Tahoma"/>
          <w:bCs/>
          <w:color w:val="000000"/>
        </w:rPr>
        <w:t>los días en que no exista recorrido por no tener personal no están afectos a ningún tipo de tarifa.</w:t>
      </w:r>
    </w:p>
    <w:p>
      <w:pPr>
        <w:pStyle w:val="Estndar"/>
        <w:tabs>
          <w:tab w:val="clear" w:pos="709"/>
          <w:tab w:val="left" w:pos="4800" w:leader="none"/>
        </w:tabs>
        <w:ind w:end="425"/>
        <w:jc w:val="both"/>
        <w:rPr>
          <w:rFonts w:ascii="Tahoma" w:hAnsi="Tahoma" w:cs="Tahoma"/>
        </w:rPr>
      </w:pPr>
      <w:r>
        <w:rPr>
          <w:rFonts w:cs="Tahoma" w:ascii="Tahoma" w:hAnsi="Tahoma"/>
        </w:rPr>
        <w:tab/>
      </w:r>
    </w:p>
    <w:p>
      <w:pPr>
        <w:pStyle w:val="Estndar"/>
        <w:ind w:end="425"/>
        <w:jc w:val="both"/>
        <w:rPr>
          <w:rFonts w:ascii="Tahoma" w:hAnsi="Tahoma" w:cs="Tahoma"/>
        </w:rPr>
      </w:pPr>
      <w:r>
        <w:rPr>
          <w:rFonts w:cs="Tahoma" w:ascii="Tahoma" w:hAnsi="Tahoma"/>
          <w:u w:val="single"/>
        </w:rPr>
        <w:t>TERCERO</w:t>
      </w:r>
      <w:r>
        <w:rPr>
          <w:rFonts w:cs="Tahoma" w:ascii="Tahoma" w:hAnsi="Tahoma"/>
        </w:rPr>
        <w:t xml:space="preserve">: Las tarifas de recorridos y horarios que se acuerdan en el presente contrato, son las que se detallan en el Anexo 1 que se adjunta y forma parte de este contrato, cabe señalar que para esta temporada, para efectos de cancelación de trayectos, se tomará de base el valor del recorrido, pero se cancelará de manera proporcional al número de trabajadores que traslade. Estas tarifas rigen a partir de la firma del contrato y no estarán afectas a ningún reajuste durante la vigencia de este. LA EMPRESA se reserva el derecho de modificar recorridos y horarios habituales de acuerdo a su necesidad, comunicando al TRANSPORTISTA con 2 horas de anticipación. </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u w:val="single"/>
        </w:rPr>
        <w:t>CUARTO</w:t>
      </w:r>
      <w:r>
        <w:rPr>
          <w:rFonts w:cs="Tahoma" w:ascii="Tahoma" w:hAnsi="Tahoma"/>
        </w:rPr>
        <w:t>:   Los viajes serán facturados mensualmente y se pagarán 30 días después de presentadas las facturas en las oficinas de LA EMPRESA. En el caso que una factura sea objetada, se cancelará el 50% de ésta en espera de su aclaración definitiva.</w:t>
      </w:r>
    </w:p>
    <w:p>
      <w:pPr>
        <w:pStyle w:val="Estndar"/>
        <w:ind w:end="425"/>
        <w:jc w:val="both"/>
        <w:rPr>
          <w:rFonts w:ascii="Tahoma" w:hAnsi="Tahoma" w:cs="Tahoma"/>
          <w:u w:val="single"/>
        </w:rPr>
      </w:pPr>
      <w:r>
        <w:rPr>
          <w:rFonts w:cs="Tahoma" w:ascii="Tahoma" w:hAnsi="Tahoma"/>
          <w:u w:val="single"/>
        </w:rPr>
      </w:r>
    </w:p>
    <w:p>
      <w:pPr>
        <w:pStyle w:val="Estndar"/>
        <w:ind w:end="425"/>
        <w:jc w:val="both"/>
        <w:rPr>
          <w:rFonts w:ascii="Tahoma" w:hAnsi="Tahoma" w:cs="Tahoma"/>
        </w:rPr>
      </w:pPr>
      <w:r>
        <w:rPr>
          <w:rFonts w:cs="Tahoma" w:ascii="Tahoma" w:hAnsi="Tahoma"/>
          <w:u w:val="single"/>
        </w:rPr>
        <w:t>QUINTO</w:t>
      </w:r>
      <w:r>
        <w:rPr>
          <w:rFonts w:cs="Tahoma" w:ascii="Tahoma" w:hAnsi="Tahoma"/>
        </w:rPr>
        <w:t xml:space="preserve">: Los usuarios serán exclusivamente las personas que </w:t>
      </w:r>
      <w:r>
        <w:rPr>
          <w:rFonts w:cs="Arial" w:ascii="Arial" w:hAnsi="Arial"/>
          <w:lang w:val="es-ES"/>
        </w:rPr>
        <w:t>ZURGROUP SERVICES SPA</w:t>
      </w:r>
      <w:r>
        <w:rPr>
          <w:rFonts w:cs="Tahoma" w:ascii="Tahoma" w:hAnsi="Tahoma"/>
        </w:rPr>
        <w:t xml:space="preserve"> Indique, nómina que controlará LA EMPRESA.  Será causal de término del presente contrato, el transporte conjunto de personas ajenas a LA EMPRESA, sin la autorización, previa y por escrito de LA EMPRESA.</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bCs/>
        </w:rPr>
      </w:pPr>
      <w:r>
        <w:rPr>
          <w:rFonts w:cs="Tahoma" w:ascii="Tahoma" w:hAnsi="Tahoma"/>
          <w:u w:val="single"/>
        </w:rPr>
        <w:t>SEXTO</w:t>
      </w:r>
      <w:r>
        <w:rPr>
          <w:rFonts w:cs="Tahoma" w:ascii="Tahoma" w:hAnsi="Tahoma"/>
        </w:rPr>
        <w:t>: La Empresa declara que los seguros de Asiento de Pasajeros y Responsabilidad Civil serán bajo su costo.</w:t>
      </w:r>
    </w:p>
    <w:p>
      <w:pPr>
        <w:pStyle w:val="Estndar"/>
        <w:ind w:end="425"/>
        <w:jc w:val="both"/>
        <w:rPr>
          <w:rFonts w:ascii="Tahoma" w:hAnsi="Tahoma" w:cs="Tahoma"/>
          <w:bCs/>
        </w:rPr>
      </w:pPr>
      <w:r>
        <w:rPr>
          <w:rFonts w:cs="Tahoma" w:ascii="Tahoma" w:hAnsi="Tahoma"/>
          <w:bCs/>
        </w:rPr>
      </w:r>
    </w:p>
    <w:p>
      <w:pPr>
        <w:pStyle w:val="Estndar"/>
        <w:ind w:end="425"/>
        <w:jc w:val="both"/>
        <w:rPr>
          <w:rFonts w:ascii="Tahoma" w:hAnsi="Tahoma" w:cs="Tahoma"/>
        </w:rPr>
      </w:pPr>
      <w:r>
        <w:rPr>
          <w:rFonts w:cs="Tahoma" w:ascii="Tahoma" w:hAnsi="Tahoma"/>
          <w:u w:val="single"/>
        </w:rPr>
        <w:t>SEPTIMO</w:t>
      </w:r>
      <w:r>
        <w:rPr>
          <w:rFonts w:cs="Tahoma" w:ascii="Tahoma" w:hAnsi="Tahoma"/>
        </w:rPr>
        <w:t xml:space="preserve">: LA EMPRESA, podrá poner término al presente contrato en forma unilateral, en cualquier momento, si acontecen cualquiera de los siguientes hechos: </w:t>
      </w:r>
    </w:p>
    <w:p>
      <w:pPr>
        <w:pStyle w:val="Estndar"/>
        <w:ind w:hanging="340" w:start="340" w:end="425"/>
        <w:jc w:val="both"/>
        <w:rPr>
          <w:rFonts w:ascii="Tahoma" w:hAnsi="Tahoma" w:cs="Tahoma"/>
        </w:rPr>
      </w:pPr>
      <w:r>
        <w:rPr>
          <w:rFonts w:cs="Tahoma" w:ascii="Tahoma" w:hAnsi="Tahoma"/>
        </w:rPr>
        <w:t>1. Incumplimiento de horarios instruidos al TRANSPORTISTA.</w:t>
      </w:r>
    </w:p>
    <w:p>
      <w:pPr>
        <w:pStyle w:val="Estndar"/>
        <w:ind w:hanging="340" w:start="340" w:end="425"/>
        <w:jc w:val="both"/>
        <w:rPr>
          <w:rFonts w:ascii="Tahoma" w:hAnsi="Tahoma" w:cs="Tahoma"/>
        </w:rPr>
      </w:pPr>
      <w:r>
        <w:rPr>
          <w:rFonts w:cs="Tahoma" w:ascii="Tahoma" w:hAnsi="Tahoma"/>
        </w:rPr>
        <w:t>2.Traslado por EL TRANSPORTISTA de personas ajenas a LA EMPRESA durante el       Cumplimiento del contrato, conjuntamente con los de ésta.</w:t>
      </w:r>
    </w:p>
    <w:p>
      <w:pPr>
        <w:pStyle w:val="Estndar"/>
        <w:ind w:hanging="340" w:start="340" w:end="425"/>
        <w:jc w:val="both"/>
        <w:rPr>
          <w:rFonts w:ascii="Tahoma" w:hAnsi="Tahoma" w:cs="Tahoma"/>
        </w:rPr>
      </w:pPr>
      <w:r>
        <w:rPr>
          <w:rFonts w:cs="Tahoma" w:ascii="Tahoma" w:hAnsi="Tahoma"/>
        </w:rPr>
        <w:t>3. Término de las faenas de Proceso Fruta de _____________________ de LA EMPRESA.</w:t>
      </w:r>
    </w:p>
    <w:p>
      <w:pPr>
        <w:pStyle w:val="Estndar"/>
        <w:ind w:hanging="341" w:start="341" w:end="425"/>
        <w:jc w:val="both"/>
        <w:rPr>
          <w:rFonts w:ascii="Tahoma" w:hAnsi="Tahoma" w:cs="Tahoma"/>
        </w:rPr>
      </w:pPr>
      <w:r>
        <w:rPr>
          <w:rFonts w:cs="Tahoma" w:ascii="Tahoma" w:hAnsi="Tahoma"/>
        </w:rPr>
        <w:t>4. Incumplimiento de las disposiciones contenidas en le Procedimiento Seguro para la Conducción    de Vehículos de la Empresa o de Terceros que presten Servicios (PST-PR-005) que se adjunta al presente contrato.</w:t>
      </w:r>
    </w:p>
    <w:p>
      <w:pPr>
        <w:pStyle w:val="Estndar"/>
        <w:ind w:hanging="340" w:start="340" w:end="425"/>
        <w:jc w:val="both"/>
        <w:rPr>
          <w:rFonts w:ascii="Tahoma" w:hAnsi="Tahoma" w:cs="Tahoma"/>
        </w:rPr>
      </w:pPr>
      <w:r>
        <w:rPr>
          <w:rFonts w:cs="Tahoma" w:ascii="Tahoma" w:hAnsi="Tahoma"/>
        </w:rPr>
        <w:t>5.- Incumplimiento por parte del Transportista del Procedimiento Seguro para el Transporte en Buses (PST-PR-007) que se adjunta al presente contrato.</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u w:val="single"/>
        </w:rPr>
        <w:t>OCTAVO</w:t>
      </w:r>
      <w:r>
        <w:rPr>
          <w:rFonts w:cs="Tahoma" w:ascii="Tahoma" w:hAnsi="Tahoma"/>
        </w:rPr>
        <w:t>: LA EMPRESA quedará  liberada del cumplimiento cabal e  íntegro del presente contrato, sin responsabilidad alguna para ella, si durante su vigencia, ocurren situaciones de fuerza mayor, tales como, acto de autoridad, revolución, guerra, inundación, boicot internacional, huelga, actos terroristas o restricciones a las importaciones en los países de destino o cierre de dichas importaciones, sean parciales, definitivas o, si surgiere  notorias anomalías en el o los mercados de destino y debido a ello. LA EMPRESA no pudiere exportar el todo o parte de la fruta que se procese en la planta ____________________________.</w:t>
      </w:r>
    </w:p>
    <w:p>
      <w:pPr>
        <w:pStyle w:val="Estndar"/>
        <w:ind w:end="425"/>
        <w:jc w:val="both"/>
        <w:rPr>
          <w:rFonts w:ascii="Tahoma" w:hAnsi="Tahoma" w:cs="Tahoma"/>
        </w:rPr>
      </w:pPr>
      <w:r>
        <w:rPr>
          <w:rFonts w:cs="Tahoma" w:ascii="Tahoma" w:hAnsi="Tahoma"/>
        </w:rPr>
        <w:t xml:space="preserve">                                                                              </w:t>
      </w:r>
    </w:p>
    <w:p>
      <w:pPr>
        <w:pStyle w:val="Estndar"/>
        <w:ind w:end="425"/>
        <w:jc w:val="both"/>
        <w:rPr>
          <w:rFonts w:ascii="Tahoma" w:hAnsi="Tahoma" w:cs="Tahoma"/>
        </w:rPr>
      </w:pPr>
      <w:r>
        <w:rPr>
          <w:rFonts w:cs="Tahoma" w:ascii="Tahoma" w:hAnsi="Tahoma"/>
          <w:u w:val="single"/>
        </w:rPr>
        <w:t>NOVENO</w:t>
      </w:r>
      <w:r>
        <w:rPr>
          <w:rFonts w:cs="Tahoma" w:ascii="Tahoma" w:hAnsi="Tahoma"/>
        </w:rPr>
        <w:t xml:space="preserve">: Queda expresamente prohibido a EL TRANSPORTISTA ceder o </w:t>
        <w:tab/>
        <w:t xml:space="preserve"> traspasar a terceros los derechos y las obligaciones del presente contrato, sin autorización previa y por escrito de LA EMPRESA. </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u w:val="single"/>
        </w:rPr>
        <w:t>DECIMO:</w:t>
      </w:r>
      <w:r>
        <w:rPr>
          <w:rFonts w:cs="Tahoma" w:ascii="Tahoma" w:hAnsi="Tahoma"/>
        </w:rPr>
        <w:t xml:space="preserve">   Obligaciones del Transportista. EL TRANSPORTISTA se obliga respetar a cabalidad las normas de tránsito, el Reglamento sobre normas de seguridad para el transporte privado de los trabajadores agrícolas de temporada, publicado en el Diario Oficial del día 16.06.2001 y demás pertinente y será el único responsable, por las eventuales infracciones que pudiere cursarle la autoridad por el incumplimiento de dichas normas.</w:t>
      </w:r>
    </w:p>
    <w:p>
      <w:pPr>
        <w:pStyle w:val="Estndar"/>
        <w:ind w:end="425"/>
        <w:jc w:val="both"/>
        <w:rPr>
          <w:rFonts w:ascii="Tahoma" w:hAnsi="Tahoma" w:cs="Tahoma"/>
        </w:rPr>
      </w:pPr>
      <w:r>
        <w:rPr>
          <w:rFonts w:cs="Tahoma" w:ascii="Tahoma" w:hAnsi="Tahoma"/>
        </w:rPr>
        <w:t xml:space="preserve">Asimismo, se obliga a mantener en perfecto estado de funcionamiento los buses y minibuses destinados al transporte de pasajeros, los que deberán cumplir con todas las normas legales, así como de seguridad que impartan las autoridades o LA EMPRESA, deberá también mantener los permisos de circulación y revisión técnica al día. Especialmente deberán portar un letrero ubicado frontalmente, en un lugar visible, con la leyenda “Trabajadores Agrícolas de Temporada”, cuyas letras deberán tener un alto mínimo de 10 cm. y un ancho mínimo de 5 cm., el fondo del cual deberá ser amarillo, las letras de color negro, reflectante o iluminado, a objeto de permitir su óptima visualización. </w:t>
      </w:r>
    </w:p>
    <w:p>
      <w:pPr>
        <w:pStyle w:val="Estndar"/>
        <w:ind w:end="425"/>
        <w:jc w:val="both"/>
        <w:rPr>
          <w:rFonts w:ascii="Tahoma" w:hAnsi="Tahoma" w:cs="Tahoma"/>
        </w:rPr>
      </w:pPr>
      <w:r>
        <w:rPr>
          <w:rFonts w:cs="Tahoma" w:ascii="Tahoma" w:hAnsi="Tahoma"/>
        </w:rPr>
        <w:t>Cuando el bus permanezca dentro del predio, se obliga a mantenerlo con llave, como así también que nadie se ubique dentro de él, de lo contrario, en primera instancia se rebajará el 50% del valor del viaje, si existe una segunda ocasión, en la que se sorprenda a alguien dentro del bus; se descontará el 100%, (del monto total del flete).</w:t>
      </w:r>
      <w:ins w:id="0" w:author="Cristián Hoyl" w:date="2002-01-03T13:22:00Z">
        <w:r>
          <w:rPr>
            <w:rFonts w:cs="Tahoma" w:ascii="Tahoma" w:hAnsi="Tahoma"/>
          </w:rPr>
          <w:t xml:space="preserve">  </w:t>
        </w:r>
      </w:ins>
    </w:p>
    <w:p>
      <w:pPr>
        <w:pStyle w:val="Estndar"/>
        <w:ind w:end="425"/>
        <w:jc w:val="both"/>
        <w:rPr>
          <w:rFonts w:ascii="Tahoma" w:hAnsi="Tahoma" w:cs="Tahoma"/>
        </w:rPr>
      </w:pPr>
      <w:r>
        <w:rPr>
          <w:rFonts w:cs="Tahoma" w:ascii="Tahoma" w:hAnsi="Tahoma"/>
        </w:rPr>
        <w:t>Serán de cargo del TRANSPORTISTA todos los gastos de operación (bencina, petróleo, peajes, aceite, etc.) mantención, reparación y desgaste natural de los buses. Así como, los gastos ocasionados por casos fortuitos, accidentes, incendios, daños a terceros, etc.</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rPr>
        <w:t>EL TRANSPORTISTA deberá presentar en PLANTA CFSE donde preste los servicios, los sgtes documentos:</w:t>
      </w:r>
    </w:p>
    <w:p>
      <w:pPr>
        <w:pStyle w:val="Estndar"/>
        <w:numPr>
          <w:ilvl w:val="0"/>
          <w:numId w:val="1"/>
        </w:numPr>
        <w:ind w:hanging="360" w:start="360" w:end="425"/>
        <w:jc w:val="both"/>
        <w:rPr>
          <w:rFonts w:ascii="Tahoma" w:hAnsi="Tahoma" w:cs="Tahoma"/>
          <w:color w:val="000000"/>
        </w:rPr>
      </w:pPr>
      <w:r>
        <w:rPr>
          <w:rFonts w:cs="Tahoma" w:ascii="Tahoma" w:hAnsi="Tahoma"/>
          <w:color w:val="000000"/>
        </w:rPr>
        <w:t>Nómina de vehículos destinados al Transporte de Personal, para LA EMPRESA</w:t>
      </w:r>
    </w:p>
    <w:p>
      <w:pPr>
        <w:pStyle w:val="Estndar"/>
        <w:numPr>
          <w:ilvl w:val="0"/>
          <w:numId w:val="1"/>
        </w:numPr>
        <w:ind w:hanging="360" w:start="360" w:end="425"/>
        <w:jc w:val="both"/>
        <w:rPr>
          <w:rFonts w:ascii="Tahoma" w:hAnsi="Tahoma" w:cs="Tahoma"/>
          <w:color w:val="000000"/>
        </w:rPr>
      </w:pPr>
      <w:r>
        <w:rPr>
          <w:rFonts w:cs="Tahoma" w:ascii="Tahoma" w:hAnsi="Tahoma"/>
          <w:color w:val="000000"/>
        </w:rPr>
        <w:t xml:space="preserve">Nómina de choferes, con fotocopia de su respectiva Licencia de Conducir. </w:t>
      </w:r>
    </w:p>
    <w:p>
      <w:pPr>
        <w:pStyle w:val="Estndar"/>
        <w:numPr>
          <w:ilvl w:val="0"/>
          <w:numId w:val="1"/>
        </w:numPr>
        <w:ind w:hanging="360" w:start="360" w:end="425"/>
        <w:jc w:val="both"/>
        <w:rPr>
          <w:rFonts w:ascii="Tahoma" w:hAnsi="Tahoma" w:cs="Tahoma"/>
          <w:color w:val="000000"/>
        </w:rPr>
      </w:pPr>
      <w:r>
        <w:rPr>
          <w:rFonts w:cs="Tahoma" w:ascii="Tahoma" w:hAnsi="Tahoma"/>
          <w:color w:val="000000"/>
        </w:rPr>
        <w:t>Contrato de trabajo y Registro de la Obligación de Informar los Riesgos Labores entre el Transportista y el Chofer</w:t>
      </w:r>
    </w:p>
    <w:p>
      <w:pPr>
        <w:pStyle w:val="Estndar"/>
        <w:numPr>
          <w:ilvl w:val="0"/>
          <w:numId w:val="1"/>
        </w:numPr>
        <w:ind w:hanging="360" w:start="360" w:end="425"/>
        <w:jc w:val="both"/>
        <w:rPr>
          <w:rFonts w:ascii="Tahoma" w:hAnsi="Tahoma" w:cs="Tahoma"/>
          <w:color w:val="000000"/>
        </w:rPr>
      </w:pPr>
      <w:r>
        <w:rPr>
          <w:rFonts w:cs="Tahoma" w:ascii="Tahoma" w:hAnsi="Tahoma"/>
          <w:color w:val="000000"/>
        </w:rPr>
        <w:t>Fotocopia de Padrón, Revisión Técnica, Autorización Seremi de Transporte, Permiso de circulación, Seguro Obligatorio vigente de cada vehículo.</w:t>
      </w:r>
    </w:p>
    <w:p>
      <w:pPr>
        <w:pStyle w:val="Estndar"/>
        <w:numPr>
          <w:ilvl w:val="0"/>
          <w:numId w:val="1"/>
        </w:numPr>
        <w:ind w:hanging="360" w:start="360" w:end="425"/>
        <w:jc w:val="both"/>
        <w:rPr>
          <w:rFonts w:ascii="Tahoma" w:hAnsi="Tahoma" w:cs="Tahoma"/>
          <w:color w:val="000000"/>
        </w:rPr>
      </w:pPr>
      <w:r>
        <w:rPr>
          <w:rFonts w:cs="Tahoma" w:ascii="Tahoma" w:hAnsi="Tahoma"/>
          <w:color w:val="000000"/>
        </w:rPr>
        <w:t>Póliza de Seguros requerida por el Ministerio de Transportes, para el traslado de personal.</w:t>
      </w:r>
    </w:p>
    <w:p>
      <w:pPr>
        <w:pStyle w:val="Estndar"/>
        <w:numPr>
          <w:ilvl w:val="0"/>
          <w:numId w:val="1"/>
        </w:numPr>
        <w:ind w:hanging="360" w:start="360" w:end="425"/>
        <w:jc w:val="both"/>
        <w:rPr>
          <w:rFonts w:ascii="Tahoma" w:hAnsi="Tahoma" w:cs="Tahoma"/>
          <w:color w:val="000000"/>
        </w:rPr>
      </w:pPr>
      <w:r>
        <w:rPr>
          <w:rFonts w:cs="Tahoma" w:ascii="Tahoma" w:hAnsi="Tahoma"/>
          <w:bCs/>
          <w:color w:val="000000"/>
        </w:rPr>
        <w:t>Certificado que acredite la realización y aprobación de un Curso de Manejo Defensivo otorgado por un organismo competente en la materia.</w:t>
      </w:r>
    </w:p>
    <w:p>
      <w:pPr>
        <w:pStyle w:val="Estndar"/>
        <w:numPr>
          <w:ilvl w:val="0"/>
          <w:numId w:val="1"/>
        </w:numPr>
        <w:ind w:hanging="360" w:start="360" w:end="425"/>
        <w:jc w:val="both"/>
        <w:rPr>
          <w:rFonts w:ascii="Tahoma" w:hAnsi="Tahoma" w:cs="Tahoma"/>
          <w:color w:val="000000"/>
        </w:rPr>
      </w:pPr>
      <w:r>
        <w:rPr>
          <w:rFonts w:cs="Tahoma" w:ascii="Tahoma" w:hAnsi="Tahoma"/>
          <w:color w:val="000000"/>
        </w:rPr>
        <w:t>Registros relacionados al Covid-19, p.e. registro de limpieza y sanitización, registro toma temperatura.</w:t>
      </w:r>
    </w:p>
    <w:p>
      <w:pPr>
        <w:pStyle w:val="Estndar"/>
        <w:numPr>
          <w:ilvl w:val="0"/>
          <w:numId w:val="1"/>
        </w:numPr>
        <w:ind w:hanging="360" w:start="360" w:end="425"/>
        <w:jc w:val="both"/>
        <w:rPr>
          <w:rFonts w:ascii="Tahoma" w:hAnsi="Tahoma" w:cs="Tahoma"/>
          <w:color w:val="000000"/>
        </w:rPr>
      </w:pPr>
      <w:r>
        <w:rPr>
          <w:rFonts w:cs="Tahoma" w:ascii="Tahoma" w:hAnsi="Tahoma"/>
          <w:color w:val="000000"/>
        </w:rPr>
        <w:t xml:space="preserve">En caso de que los documentos del transporte no estén a nombre del Transportista, este deberá presentar un contrato de arriendo ante notario y el contrato de entre el transportista y el chofer. </w:t>
      </w:r>
    </w:p>
    <w:p>
      <w:pPr>
        <w:pStyle w:val="Estndar"/>
        <w:ind w:start="360" w:end="425"/>
        <w:jc w:val="both"/>
        <w:rPr>
          <w:rFonts w:ascii="Tahoma" w:hAnsi="Tahoma" w:cs="Tahoma"/>
          <w:color w:val="000000"/>
        </w:rPr>
      </w:pPr>
      <w:r>
        <w:rPr>
          <w:rFonts w:cs="Tahoma" w:ascii="Tahoma" w:hAnsi="Tahoma"/>
          <w:color w:val="000000"/>
        </w:rPr>
      </w:r>
    </w:p>
    <w:p>
      <w:pPr>
        <w:pStyle w:val="Estndar"/>
        <w:ind w:end="425"/>
        <w:jc w:val="both"/>
        <w:rPr>
          <w:rFonts w:ascii="Tahoma" w:hAnsi="Tahoma" w:cs="Tahoma"/>
          <w:color w:val="000000"/>
        </w:rPr>
      </w:pPr>
      <w:r>
        <w:rPr>
          <w:rFonts w:cs="Tahoma" w:ascii="Tahoma" w:hAnsi="Tahoma"/>
          <w:color w:val="000000"/>
        </w:rPr>
      </w:r>
    </w:p>
    <w:p>
      <w:pPr>
        <w:pStyle w:val="Estndar"/>
        <w:ind w:end="425"/>
        <w:jc w:val="both"/>
        <w:rPr>
          <w:rFonts w:ascii="Tahoma" w:hAnsi="Tahoma" w:cs="Tahoma"/>
        </w:rPr>
      </w:pPr>
      <w:r>
        <w:rPr>
          <w:rFonts w:cs="Tahoma" w:ascii="Tahoma" w:hAnsi="Tahoma"/>
          <w:u w:val="single"/>
        </w:rPr>
        <w:t>DECIMO PRIMERO</w:t>
      </w:r>
      <w:r>
        <w:rPr>
          <w:rFonts w:cs="Tahoma" w:ascii="Tahoma" w:hAnsi="Tahoma"/>
        </w:rPr>
        <w:t>: Paraderos. Para tomar o dejar pasajeros se designarán paraderos, previo acuerdo entre LA EMPRESA y EL TRANSPORTISTA, considerando para ello la reglamentación del tránsito y el número de personas que hagan uso de este medio de movilización.</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u w:val="single"/>
        </w:rPr>
        <w:t>DECIMO SEGUNDO</w:t>
      </w:r>
      <w:r>
        <w:rPr>
          <w:rFonts w:cs="Tahoma" w:ascii="Tahoma" w:hAnsi="Tahoma"/>
        </w:rPr>
        <w:t>: Ingreso del Personal a la planta.  La hora de llegada, salvo indicación entregada por el Administrador directa o indirectamente, será a más tardar a las 07:40 (A.M.) horas. Los atrasos se consignarán en un informe mensual.</w:t>
      </w:r>
    </w:p>
    <w:p>
      <w:pPr>
        <w:pStyle w:val="Estndar"/>
        <w:ind w:end="425"/>
        <w:jc w:val="both"/>
        <w:rPr>
          <w:rFonts w:ascii="Tahoma" w:hAnsi="Tahoma" w:cs="Tahoma"/>
        </w:rPr>
      </w:pPr>
      <w:r>
        <w:rPr>
          <w:rFonts w:cs="Tahoma" w:ascii="Tahoma" w:hAnsi="Tahoma"/>
        </w:rPr>
        <w:t>Los choferes procurarán no entorpecer el tráfico de vehículos o Personal que esté haciendo ingreso a la planta. Su retirada se realizará en forma ordenada y respetando los reglamentos correspondientes.</w:t>
      </w:r>
    </w:p>
    <w:p>
      <w:pPr>
        <w:pStyle w:val="Estndar"/>
        <w:ind w:end="425"/>
        <w:jc w:val="both"/>
        <w:rPr>
          <w:rFonts w:ascii="Tahoma" w:hAnsi="Tahoma" w:cs="Tahoma"/>
          <w:u w:val="single"/>
        </w:rPr>
      </w:pPr>
      <w:r>
        <w:rPr>
          <w:rFonts w:cs="Tahoma" w:ascii="Tahoma" w:hAnsi="Tahoma"/>
          <w:u w:val="single"/>
        </w:rPr>
      </w:r>
    </w:p>
    <w:p>
      <w:pPr>
        <w:pStyle w:val="Estndar"/>
        <w:ind w:end="425"/>
        <w:jc w:val="both"/>
        <w:rPr>
          <w:rFonts w:ascii="Tahoma" w:hAnsi="Tahoma" w:cs="Tahoma"/>
          <w:u w:val="single"/>
        </w:rPr>
      </w:pPr>
      <w:r>
        <w:rPr>
          <w:rFonts w:cs="Tahoma" w:ascii="Tahoma" w:hAnsi="Tahoma"/>
          <w:u w:val="single"/>
        </w:rPr>
      </w:r>
    </w:p>
    <w:p>
      <w:pPr>
        <w:pStyle w:val="Estndar"/>
        <w:ind w:end="425"/>
        <w:jc w:val="both"/>
        <w:rPr>
          <w:rFonts w:ascii="Tahoma" w:hAnsi="Tahoma" w:cs="Tahoma"/>
          <w:u w:val="single"/>
        </w:rPr>
      </w:pPr>
      <w:r>
        <w:rPr>
          <w:rFonts w:cs="Tahoma" w:ascii="Tahoma" w:hAnsi="Tahoma"/>
          <w:u w:val="single"/>
        </w:rPr>
      </w:r>
    </w:p>
    <w:p>
      <w:pPr>
        <w:pStyle w:val="Estndar"/>
        <w:ind w:end="425"/>
        <w:jc w:val="both"/>
        <w:rPr>
          <w:rFonts w:ascii="Tahoma" w:hAnsi="Tahoma" w:cs="Tahoma"/>
        </w:rPr>
      </w:pPr>
      <w:r>
        <w:rPr>
          <w:rFonts w:cs="Tahoma" w:ascii="Tahoma" w:hAnsi="Tahoma"/>
          <w:u w:val="single"/>
        </w:rPr>
        <w:t>DECIMO TERCERO:</w:t>
      </w:r>
      <w:r>
        <w:rPr>
          <w:rFonts w:cs="Tahoma" w:ascii="Tahoma" w:hAnsi="Tahoma"/>
        </w:rPr>
        <w:t xml:space="preserve"> ingreso y retiro del Personal desde la planta. Un Supervisor previamente designado marcará el Horario correspondiente en los momentos de salida y llegada de cada bús.  Además, controlará el número de personas trasladadas evitando que circulen buses y minibuses con exceso o falta de pasajeros.</w:t>
      </w:r>
    </w:p>
    <w:p>
      <w:pPr>
        <w:pStyle w:val="Estndar"/>
        <w:ind w:end="425"/>
        <w:jc w:val="both"/>
        <w:rPr>
          <w:rFonts w:ascii="Tahoma" w:hAnsi="Tahoma" w:cs="Tahoma"/>
        </w:rPr>
      </w:pPr>
      <w:r>
        <w:rPr>
          <w:rFonts w:cs="Tahoma" w:ascii="Tahoma" w:hAnsi="Tahoma"/>
        </w:rPr>
        <w:t>El Supervisor asignado coordinará todos los movimientos de los buses y minibuses, para procurar que en cada oportunidad el Personal disponga de la movilización que le corresponde en su caso particular, cumpliendo las disposiciones del presente contrato.</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rPr>
        <w:t>El Personal saldrá ordenadamente de la planta, abordando el bus o minibús correspondiente en forma inmediata, evitando con esto la formación de grupos dentro o fuera del recinto.</w:t>
      </w:r>
    </w:p>
    <w:p>
      <w:pPr>
        <w:pStyle w:val="Estndar"/>
        <w:ind w:end="425"/>
        <w:jc w:val="both"/>
        <w:rPr>
          <w:rFonts w:ascii="Tahoma" w:hAnsi="Tahoma" w:cs="Tahoma"/>
        </w:rPr>
      </w:pPr>
      <w:r>
        <w:rPr>
          <w:rFonts w:cs="Tahoma" w:ascii="Tahoma" w:hAnsi="Tahoma"/>
        </w:rPr>
        <w:t>Una vez dada la orden de partida, queda prohibido al conductor mantener las puertas abiertas o detenerse para recoger pasajeros.</w:t>
      </w:r>
    </w:p>
    <w:p>
      <w:pPr>
        <w:pStyle w:val="Estndar"/>
        <w:ind w:end="425"/>
        <w:jc w:val="both"/>
        <w:rPr>
          <w:rFonts w:ascii="Tahoma" w:hAnsi="Tahoma" w:cs="Tahoma"/>
        </w:rPr>
      </w:pPr>
      <w:r>
        <w:rPr>
          <w:rFonts w:cs="Tahoma" w:ascii="Tahoma" w:hAnsi="Tahoma"/>
        </w:rPr>
        <w:t>Todo conductor que tenga alguna falla en su bus o minibús, deberá comunicarlo inmediatamente al Supervisor asignado para resolver dicha situación u ordenar el reemplazo del bus averiado, si se considera necesario.</w:t>
      </w:r>
    </w:p>
    <w:p>
      <w:pPr>
        <w:pStyle w:val="Estndar"/>
        <w:ind w:end="425"/>
        <w:jc w:val="both"/>
        <w:rPr>
          <w:rFonts w:ascii="Tahoma" w:hAnsi="Tahoma" w:cs="Tahoma"/>
          <w:u w:val="single"/>
        </w:rPr>
      </w:pPr>
      <w:r>
        <w:rPr>
          <w:rFonts w:cs="Tahoma" w:ascii="Tahoma" w:hAnsi="Tahoma"/>
          <w:u w:val="single"/>
        </w:rPr>
      </w:r>
    </w:p>
    <w:p>
      <w:pPr>
        <w:pStyle w:val="Estndar"/>
        <w:ind w:end="425"/>
        <w:jc w:val="both"/>
        <w:rPr>
          <w:rFonts w:ascii="Tahoma" w:hAnsi="Tahoma" w:cs="Tahoma"/>
        </w:rPr>
      </w:pPr>
      <w:r>
        <w:rPr>
          <w:rFonts w:cs="Tahoma" w:ascii="Tahoma" w:hAnsi="Tahoma"/>
          <w:u w:val="single"/>
        </w:rPr>
        <w:t>DECIM0 CUARTO:</w:t>
      </w:r>
      <w:r>
        <w:rPr>
          <w:rFonts w:cs="Tahoma" w:ascii="Tahoma" w:hAnsi="Tahoma"/>
        </w:rPr>
        <w:t xml:space="preserve"> Informes. Mensualmente, EL TRANSPORTISTA, realizará un informe en el cual consignará toda anormalidad que se detecte en el funcionamiento del sistema de movilización, tomando como referencia, por ejemplo, lo estipulado en el Procedimiento Seguro Para el Transporte en Buses (PST-PR-007) dirigido a los pasajeros de éstos y que se adjunta al presente contrato. Este informe, será dirigido al {nombre representante empresa}, {cargo}, y llevará la firma de persona asignado quien dará fe si los datos consignados son verídicos, o hará presente lo que no considere verídico.</w:t>
      </w:r>
    </w:p>
    <w:p>
      <w:pPr>
        <w:pStyle w:val="Estndar"/>
        <w:ind w:end="425"/>
        <w:jc w:val="both"/>
        <w:rPr>
          <w:rFonts w:ascii="Tahoma" w:hAnsi="Tahoma" w:cs="Tahoma"/>
        </w:rPr>
      </w:pPr>
      <w:r>
        <w:rPr>
          <w:rFonts w:cs="Tahoma" w:ascii="Tahoma" w:hAnsi="Tahoma"/>
        </w:rPr>
        <w:t>LA EMPRESA autoriza a Sr. {nombre fiscalizador empresa}, para fiscalizar el correcto desempeño del personal dependiente de EL TRANSPORTISTA, lo que es aceptado por este último, con el objeto de optimizar prestación del servicio, ajustándose a las normas estipuladas en este contrato.</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u w:val="single"/>
        </w:rPr>
        <w:t>DECIMO QUINTO:</w:t>
      </w:r>
      <w:r>
        <w:rPr>
          <w:rFonts w:cs="Tahoma" w:ascii="Tahoma" w:hAnsi="Tahoma"/>
        </w:rPr>
        <w:t xml:space="preserve"> Toda dificultad que se produzca entre las partes como consecuencia de este contrato, ya sea por motivos de su aplicación, cumplimiento, interpretación, resolución, validez o por cualquier otra causa, será resuelta en calidad de árbitro arbitrador por el abogado don {nombre arbitro} sin forma de juicio y en única instancia. </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u w:val="single"/>
        </w:rPr>
        <w:t>DECIMO SEXTO</w:t>
      </w:r>
      <w:r>
        <w:rPr>
          <w:rFonts w:cs="Tahoma" w:ascii="Tahoma" w:hAnsi="Tahoma"/>
        </w:rPr>
        <w:t>: Las partes fijan domicilio en la ciudad y comuna de Linares para los efectos de este contrato y se someten a la competencia de los Tribunales de Justicia de la misma, para el evento que no pudiere operar la cláusula procedente.</w:t>
      </w:r>
    </w:p>
    <w:p>
      <w:pPr>
        <w:pStyle w:val="Estndar"/>
        <w:ind w:end="425"/>
        <w:jc w:val="both"/>
        <w:rPr>
          <w:rFonts w:ascii="Tahoma" w:hAnsi="Tahoma" w:cs="Tahoma"/>
        </w:rPr>
      </w:pPr>
      <w:r>
        <w:rPr>
          <w:rFonts w:cs="Tahoma" w:ascii="Tahoma" w:hAnsi="Tahoma"/>
        </w:rPr>
      </w:r>
    </w:p>
    <w:p>
      <w:pPr>
        <w:pStyle w:val="Estndar"/>
        <w:ind w:end="425"/>
        <w:jc w:val="both"/>
        <w:rPr>
          <w:ins w:id="1" w:author="Cristián Hoyl" w:date="2002-01-03T15:26:00Z"/>
          <w:rFonts w:ascii="Tahoma" w:hAnsi="Tahoma" w:cs="Tahoma"/>
        </w:rPr>
      </w:pPr>
      <w:r>
        <w:rPr>
          <w:rFonts w:cs="Tahoma" w:ascii="Tahoma" w:hAnsi="Tahoma"/>
        </w:rPr>
        <w:t>El presente contrato se firma en cuatro ejemplares del mismo tenor y fecha, quedando tres copias en poder de LA EMPRESA y una en poder de EL TRANSPORTISTA.</w:t>
      </w:r>
    </w:p>
    <w:p>
      <w:pPr>
        <w:pStyle w:val="Estndar"/>
        <w:ind w:end="425"/>
        <w:jc w:val="both"/>
        <w:rPr>
          <w:rFonts w:ascii="Tahoma" w:hAnsi="Tahoma" w:cs="Tahoma"/>
        </w:rPr>
      </w:pPr>
      <w:r>
        <w:rPr>
          <w:rFonts w:cs="Tahoma" w:ascii="Tahoma" w:hAnsi="Tahoma"/>
        </w:rPr>
      </w:r>
    </w:p>
    <w:p>
      <w:pPr>
        <w:pStyle w:val="Estndar"/>
        <w:ind w:end="425"/>
        <w:jc w:val="both"/>
        <w:rPr>
          <w:rFonts w:ascii="Tahoma" w:hAnsi="Tahoma" w:cs="Tahoma"/>
        </w:rPr>
      </w:pPr>
      <w:r>
        <w:rPr>
          <w:rFonts w:cs="Tahoma" w:ascii="Tahoma" w:hAnsi="Tahoma"/>
        </w:rPr>
      </w:r>
    </w:p>
    <w:p>
      <w:pPr>
        <w:pStyle w:val="Estndar"/>
        <w:ind w:end="425"/>
        <w:jc w:val="both"/>
        <w:rPr>
          <w:ins w:id="3" w:author="Cristián Hoyl" w:date="2002-01-03T15:26:00Z"/>
          <w:rFonts w:ascii="Tahoma" w:hAnsi="Tahoma" w:cs="Tahoma"/>
        </w:rPr>
      </w:pPr>
      <w:ins w:id="2" w:author="Cristián Hoyl" w:date="2002-01-03T15:26:00Z">
        <w:r>
          <w:rPr>
            <w:rFonts w:cs="Tahoma" w:ascii="Tahoma" w:hAnsi="Tahoma"/>
          </w:rPr>
        </w:r>
      </w:ins>
    </w:p>
    <w:p>
      <w:pPr>
        <w:pStyle w:val="Estndar"/>
        <w:ind w:end="425"/>
        <w:jc w:val="both"/>
        <w:rPr>
          <w:rFonts w:ascii="Tahoma" w:hAnsi="Tahoma" w:cs="Tahoma"/>
        </w:rPr>
      </w:pPr>
      <w:r>
        <w:rPr>
          <w:rFonts w:cs="Tahoma" w:ascii="Tahoma" w:hAnsi="Tahoma"/>
        </w:rPr>
        <w:t xml:space="preserve">             </w:t>
      </w:r>
      <w:r>
        <w:rPr>
          <w:rFonts w:cs="Tahoma" w:ascii="Tahoma" w:hAnsi="Tahoma"/>
        </w:rPr>
        <w:t>..........................................                                ..............................................</w:t>
      </w:r>
    </w:p>
    <w:p>
      <w:pPr>
        <w:pStyle w:val="Estndar"/>
        <w:ind w:end="425"/>
        <w:jc w:val="both"/>
        <w:rPr>
          <w:rFonts w:ascii="Tahoma" w:hAnsi="Tahoma" w:cs="Tahoma"/>
        </w:rPr>
      </w:pPr>
      <w:r>
        <w:rPr>
          <w:rFonts w:cs="Tahoma" w:ascii="Tahoma" w:hAnsi="Tahoma"/>
        </w:rPr>
        <w:t xml:space="preserve">                    </w:t>
      </w:r>
      <w:r>
        <w:rPr>
          <w:rFonts w:cs="Tahoma" w:ascii="Tahoma" w:hAnsi="Tahoma"/>
        </w:rPr>
        <w:t>EL TRANSPORTISTA                                                   LA EMPRESA</w:t>
      </w:r>
    </w:p>
    <w:p>
      <w:pPr>
        <w:pStyle w:val="Estndar"/>
        <w:ind w:end="425"/>
        <w:jc w:val="both"/>
        <w:rPr>
          <w:rFonts w:ascii="Tahoma" w:hAnsi="Tahoma" w:cs="Tahoma"/>
          <w:lang w:val="en-US"/>
        </w:rPr>
      </w:pPr>
      <w:r>
        <w:rPr>
          <w:rFonts w:cs="Tahoma" w:ascii="Tahoma" w:hAnsi="Tahoma"/>
          <w:lang w:val="en-US"/>
        </w:rPr>
        <w:t xml:space="preserve">             </w:t>
      </w:r>
      <w:r>
        <w:rPr>
          <w:rFonts w:cs="Tahoma" w:ascii="Tahoma" w:hAnsi="Tahoma"/>
          <w:lang w:val="en-US"/>
        </w:rPr>
        <w:t>{Nombre representante}                                      {nombre representante}</w:t>
      </w:r>
    </w:p>
    <w:p>
      <w:pPr>
        <w:pStyle w:val="Estndar"/>
        <w:ind w:end="425"/>
        <w:jc w:val="both"/>
        <w:rPr>
          <w:rFonts w:ascii="Tahoma" w:hAnsi="Tahoma" w:cs="Tahoma"/>
          <w:lang w:val="en-US"/>
        </w:rPr>
      </w:pPr>
      <w:r>
        <w:rPr>
          <w:rFonts w:cs="Tahoma" w:ascii="Tahoma" w:hAnsi="Tahoma"/>
          <w:lang w:val="en-US"/>
        </w:rPr>
        <w:t xml:space="preserve">                </w:t>
      </w:r>
      <w:r>
        <w:rPr>
          <w:rFonts w:cs="Tahoma" w:ascii="Tahoma" w:hAnsi="Tahoma"/>
          <w:lang w:val="en-US"/>
        </w:rPr>
        <w:t>R.U.T {                  }                                             R.U.T {                   }</w:t>
      </w:r>
    </w:p>
    <w:p>
      <w:pPr>
        <w:pStyle w:val="Estndar"/>
        <w:rPr>
          <w:rFonts w:ascii="Tahoma" w:hAnsi="Tahoma" w:cs="Tahoma"/>
          <w:lang w:val="en-US"/>
        </w:rPr>
      </w:pPr>
      <w:r>
        <w:rPr>
          <w:rFonts w:cs="Tahoma" w:ascii="Tahoma" w:hAnsi="Tahoma"/>
          <w:lang w:val="en-US"/>
        </w:rPr>
      </w:r>
    </w:p>
    <w:p>
      <w:pPr>
        <w:pStyle w:val="Estndar"/>
        <w:rPr>
          <w:lang w:val="en-US"/>
        </w:rPr>
      </w:pPr>
      <w:r>
        <w:rPr>
          <w:rFonts w:cs="Tahoma" w:ascii="Tahoma" w:hAnsi="Tahoma"/>
          <w:lang w:val="en-US"/>
        </w:rPr>
      </w:r>
    </w:p>
    <w:p>
      <w:pPr>
        <w:pStyle w:val="Estndar"/>
        <w:rPr>
          <w:lang w:val="en-US"/>
        </w:rPr>
      </w:pPr>
      <w:r>
        <w:rPr>
          <w:lang w:val="en-US"/>
        </w:rPr>
      </w:r>
    </w:p>
    <w:sectPr>
      <w:footerReference w:type="default" r:id="rId2"/>
      <w:type w:val="nextPage"/>
      <w:pgSz w:w="12240" w:h="15840"/>
      <w:pgMar w:left="851" w:right="340" w:gutter="0" w:header="0" w:top="851" w:footer="885" w:bottom="1418"/>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predete"/>
      <w:jc w:val="center"/>
      <w:rPr/>
    </w:pPr>
    <w:r>
      <w:rPr/>
      <w:fldChar w:fldCharType="begin"/>
    </w:r>
    <w:r>
      <w:rPr/>
      <w:instrText xml:space="preserve"> PAGE </w:instrText>
    </w:r>
    <w:r>
      <w:rPr/>
      <w:fldChar w:fldCharType="separate"/>
    </w:r>
    <w:r>
      <w:rPr/>
      <w:t>4</w:t>
    </w:r>
    <w:r>
      <w:rPr/>
      <w:fldChar w:fldCharType="end"/>
    </w:r>
  </w:p>
  <w:p>
    <w:pPr>
      <w:pStyle w:val="Textopredete"/>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bullet"/>
      <w:lvlText w:val="-"/>
      <w:lvlJc w:val="start"/>
      <w:pPr>
        <w:tabs>
          <w:tab w:val="num" w:pos="360"/>
        </w:tabs>
        <w:ind w:start="360" w:hanging="360"/>
      </w:pPr>
      <w:rPr>
        <w:rFonts w:ascii="Liberation Serif" w:hAnsi="Liberation Serif" w:cs="Liberation Serif" w:hint="default"/>
      </w:rPr>
    </w:lvl>
  </w:abstractNum>
  <w:abstractNum w:abstractNumId="2">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upperRoman"/>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numFmt w:val="decimal"/>
      <w:lvlText w:val="v%1"/>
      <w:lvlJc w:val="start"/>
      <w:pPr>
        <w:tabs>
          <w:tab w:val="num" w:pos="289"/>
        </w:tabs>
        <w:ind w:start="289" w:hanging="289"/>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numFmt w:val="decimal"/>
      <w:lvlText w:val="{%1"/>
      <w:lvlJc w:val="start"/>
      <w:pPr>
        <w:tabs>
          <w:tab w:val="num" w:pos="289"/>
        </w:tabs>
        <w:ind w:start="289" w:hanging="289"/>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357"/>
        </w:tabs>
        <w:ind w:start="357" w:hanging="35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he-IL" w:val="es-CL" w:eastAsia="zh-CN"/>
    </w:rPr>
  </w:style>
  <w:style w:type="character" w:styleId="WW8Num1z0">
    <w:name w:val="WW8Num1z0"/>
    <w:qFormat/>
    <w:rPr/>
  </w:style>
  <w:style w:type="character" w:styleId="Fuentedeprrafopredeter">
    <w:name w:val="Fuente de párrafo predeter."/>
    <w:qFormat/>
    <w:rPr/>
  </w:style>
  <w:style w:type="character" w:styleId="TextodegloboCar">
    <w:name w:val="Texto de globo Car"/>
    <w:qFormat/>
    <w:rPr>
      <w:rFonts w:ascii="Tahoma" w:hAnsi="Tahoma" w:cs="Tahoma"/>
      <w:sz w:val="16"/>
      <w:szCs w:val="16"/>
      <w:lang w:bidi="he-I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Epgrafe">
    <w:name w:val="Epígrafe"/>
    <w:basedOn w:val="Normal"/>
    <w:qFormat/>
    <w:pPr>
      <w:keepNext w:val="true"/>
      <w:keepLines/>
      <w:spacing w:lineRule="auto" w:line="240" w:before="141" w:after="73"/>
      <w:jc w:val="center"/>
    </w:pPr>
    <w:rPr>
      <w:rFonts w:ascii="Arial" w:hAnsi="Arial" w:cs="Arial"/>
      <w:b/>
      <w:sz w:val="36"/>
    </w:rPr>
  </w:style>
  <w:style w:type="paragraph" w:styleId="SeqLevel9">
    <w:name w:val="Seq Level 9"/>
    <w:basedOn w:val="Normal"/>
    <w:qFormat/>
    <w:pPr>
      <w:numPr>
        <w:ilvl w:val="0"/>
        <w:numId w:val="2"/>
      </w:numPr>
      <w:spacing w:lineRule="auto" w:line="240"/>
    </w:pPr>
    <w:rPr>
      <w:sz w:val="24"/>
    </w:rPr>
  </w:style>
  <w:style w:type="paragraph" w:styleId="SeqLevel8">
    <w:name w:val="Seq Level 8"/>
    <w:basedOn w:val="Normal"/>
    <w:qFormat/>
    <w:pPr>
      <w:numPr>
        <w:ilvl w:val="0"/>
        <w:numId w:val="3"/>
      </w:numPr>
      <w:spacing w:lineRule="auto" w:line="240"/>
    </w:pPr>
    <w:rPr>
      <w:sz w:val="24"/>
    </w:rPr>
  </w:style>
  <w:style w:type="paragraph" w:styleId="SeqLevel7">
    <w:name w:val="Seq Level 7"/>
    <w:basedOn w:val="Normal"/>
    <w:qFormat/>
    <w:pPr>
      <w:numPr>
        <w:ilvl w:val="0"/>
        <w:numId w:val="4"/>
      </w:numPr>
      <w:spacing w:lineRule="auto" w:line="240"/>
    </w:pPr>
    <w:rPr>
      <w:sz w:val="24"/>
    </w:rPr>
  </w:style>
  <w:style w:type="paragraph" w:styleId="SeqLevel6">
    <w:name w:val="Seq Level 6"/>
    <w:basedOn w:val="Normal"/>
    <w:qFormat/>
    <w:pPr>
      <w:numPr>
        <w:ilvl w:val="0"/>
        <w:numId w:val="5"/>
      </w:numPr>
      <w:spacing w:lineRule="auto" w:line="240"/>
    </w:pPr>
    <w:rPr>
      <w:sz w:val="24"/>
    </w:rPr>
  </w:style>
  <w:style w:type="paragraph" w:styleId="SeqLevel5">
    <w:name w:val="Seq Level 5"/>
    <w:basedOn w:val="Normal"/>
    <w:qFormat/>
    <w:pPr>
      <w:numPr>
        <w:ilvl w:val="0"/>
        <w:numId w:val="6"/>
      </w:numPr>
      <w:spacing w:lineRule="auto" w:line="240"/>
    </w:pPr>
    <w:rPr>
      <w:sz w:val="24"/>
    </w:rPr>
  </w:style>
  <w:style w:type="paragraph" w:styleId="SeqLevel4">
    <w:name w:val="Seq Level 4"/>
    <w:basedOn w:val="Normal"/>
    <w:qFormat/>
    <w:pPr>
      <w:numPr>
        <w:ilvl w:val="0"/>
        <w:numId w:val="7"/>
      </w:numPr>
      <w:spacing w:lineRule="auto" w:line="240"/>
    </w:pPr>
    <w:rPr>
      <w:sz w:val="24"/>
    </w:rPr>
  </w:style>
  <w:style w:type="paragraph" w:styleId="SeqLevel3">
    <w:name w:val="Seq Level 3"/>
    <w:basedOn w:val="Normal"/>
    <w:qFormat/>
    <w:pPr>
      <w:numPr>
        <w:ilvl w:val="0"/>
        <w:numId w:val="8"/>
      </w:numPr>
      <w:spacing w:lineRule="auto" w:line="240"/>
    </w:pPr>
    <w:rPr>
      <w:sz w:val="24"/>
    </w:rPr>
  </w:style>
  <w:style w:type="paragraph" w:styleId="SeqLevel2">
    <w:name w:val="Seq Level 2"/>
    <w:basedOn w:val="Normal"/>
    <w:qFormat/>
    <w:pPr>
      <w:numPr>
        <w:ilvl w:val="0"/>
        <w:numId w:val="9"/>
      </w:numPr>
      <w:spacing w:lineRule="auto" w:line="240"/>
    </w:pPr>
    <w:rPr>
      <w:sz w:val="24"/>
    </w:rPr>
  </w:style>
  <w:style w:type="paragraph" w:styleId="SeqLevel1">
    <w:name w:val="Seq Level 1"/>
    <w:basedOn w:val="Normal"/>
    <w:qFormat/>
    <w:pPr>
      <w:numPr>
        <w:ilvl w:val="0"/>
        <w:numId w:val="10"/>
      </w:numPr>
      <w:spacing w:lineRule="auto" w:line="240"/>
    </w:pPr>
    <w:rPr>
      <w:sz w:val="24"/>
    </w:rPr>
  </w:style>
  <w:style w:type="paragraph" w:styleId="Estndar">
    <w:name w:val="Estándar"/>
    <w:basedOn w:val="Normal"/>
    <w:qFormat/>
    <w:pPr>
      <w:spacing w:lineRule="auto" w:line="240"/>
    </w:pPr>
    <w:rPr>
      <w:sz w:val="24"/>
    </w:rPr>
  </w:style>
  <w:style w:type="paragraph" w:styleId="Simple">
    <w:name w:val="Simple"/>
    <w:basedOn w:val="Normal"/>
    <w:qFormat/>
    <w:pPr>
      <w:spacing w:lineRule="auto" w:line="240"/>
    </w:pPr>
    <w:rPr>
      <w:sz w:val="24"/>
    </w:rPr>
  </w:style>
  <w:style w:type="paragraph" w:styleId="Topo">
    <w:name w:val="Topo"/>
    <w:basedOn w:val="Normal"/>
    <w:qFormat/>
    <w:pPr>
      <w:numPr>
        <w:ilvl w:val="0"/>
        <w:numId w:val="11"/>
      </w:numPr>
      <w:spacing w:lineRule="auto" w:line="240"/>
    </w:pPr>
    <w:rPr>
      <w:sz w:val="24"/>
    </w:rPr>
  </w:style>
  <w:style w:type="paragraph" w:styleId="Topo1">
    <w:name w:val="Topo 1"/>
    <w:basedOn w:val="Normal"/>
    <w:qFormat/>
    <w:pPr>
      <w:numPr>
        <w:ilvl w:val="0"/>
        <w:numId w:val="12"/>
      </w:numPr>
      <w:spacing w:lineRule="auto" w:line="240"/>
    </w:pPr>
    <w:rPr>
      <w:sz w:val="24"/>
    </w:rPr>
  </w:style>
  <w:style w:type="paragraph" w:styleId="Nmeros">
    <w:name w:val="Números"/>
    <w:basedOn w:val="Normal"/>
    <w:qFormat/>
    <w:pPr>
      <w:numPr>
        <w:ilvl w:val="0"/>
        <w:numId w:val="13"/>
      </w:numPr>
      <w:spacing w:lineRule="auto" w:line="240"/>
    </w:pPr>
    <w:rPr>
      <w:sz w:val="24"/>
    </w:rPr>
  </w:style>
  <w:style w:type="paragraph" w:styleId="Subepgrafe">
    <w:name w:val="Subepígrafe"/>
    <w:basedOn w:val="Normal"/>
    <w:qFormat/>
    <w:pPr>
      <w:spacing w:lineRule="auto" w:line="240" w:before="73" w:after="73"/>
    </w:pPr>
    <w:rPr>
      <w:b/>
      <w:i/>
      <w:sz w:val="24"/>
    </w:rPr>
  </w:style>
  <w:style w:type="paragraph" w:styleId="Cabeceraypie">
    <w:name w:val="Cabecera y pie"/>
    <w:basedOn w:val="Normal"/>
    <w:qFormat/>
    <w:pPr>
      <w:suppressLineNumbers/>
      <w:tabs>
        <w:tab w:val="clear" w:pos="709"/>
        <w:tab w:val="center" w:pos="4986" w:leader="none"/>
        <w:tab w:val="right" w:pos="9972" w:leader="none"/>
      </w:tabs>
    </w:pPr>
    <w:rPr/>
  </w:style>
  <w:style w:type="paragraph" w:styleId="Header">
    <w:name w:val="header"/>
    <w:basedOn w:val="Normal"/>
    <w:pPr>
      <w:spacing w:lineRule="auto" w:line="240"/>
    </w:pPr>
    <w:rPr>
      <w:sz w:val="24"/>
    </w:rPr>
  </w:style>
  <w:style w:type="paragraph" w:styleId="Pie">
    <w:name w:val="Pie"/>
    <w:basedOn w:val="Normal"/>
    <w:qFormat/>
    <w:pPr>
      <w:spacing w:lineRule="auto" w:line="240"/>
    </w:pPr>
    <w:rPr>
      <w:sz w:val="24"/>
    </w:rPr>
  </w:style>
  <w:style w:type="paragraph" w:styleId="Textopredete">
    <w:name w:val="Texto predete"/>
    <w:basedOn w:val="Normal"/>
    <w:qFormat/>
    <w:pPr>
      <w:spacing w:lineRule="auto" w:line="240" w:before="0" w:after="0"/>
    </w:pPr>
    <w:rPr>
      <w:sz w:val="24"/>
    </w:rPr>
  </w:style>
  <w:style w:type="paragraph" w:styleId="Textopredeterminado">
    <w:name w:val="Texto predeterminado"/>
    <w:basedOn w:val="Normal"/>
    <w:qFormat/>
    <w:pPr/>
    <w:rPr>
      <w:sz w:val="24"/>
    </w:rPr>
  </w:style>
  <w:style w:type="paragraph" w:styleId="Encabezado">
    <w:name w:val="Encabezado"/>
    <w:basedOn w:val="Normal"/>
    <w:qFormat/>
    <w:pPr>
      <w:tabs>
        <w:tab w:val="clear" w:pos="709"/>
        <w:tab w:val="center" w:pos="4419" w:leader="none"/>
        <w:tab w:val="right" w:pos="8838" w:leader="none"/>
      </w:tabs>
    </w:pPr>
    <w:rPr/>
  </w:style>
  <w:style w:type="paragraph" w:styleId="Footer">
    <w:name w:val="footer"/>
    <w:basedOn w:val="Normal"/>
    <w:pPr>
      <w:tabs>
        <w:tab w:val="clear" w:pos="709"/>
        <w:tab w:val="center" w:pos="4419" w:leader="none"/>
        <w:tab w:val="right" w:pos="8838" w:leader="none"/>
      </w:tabs>
    </w:pPr>
    <w:rPr/>
  </w:style>
  <w:style w:type="paragraph" w:styleId="Textodeglobo">
    <w:name w:val="Texto de globo"/>
    <w:basedOn w:val="Normal"/>
    <w:qFormat/>
    <w:pPr/>
    <w:rPr>
      <w:rFonts w:ascii="Tahoma" w:hAnsi="Tahoma" w:cs="Tahoma"/>
      <w:sz w:val="16"/>
      <w:szCs w:val="16"/>
    </w:rPr>
  </w:style>
  <w:style w:type="numbering" w:styleId="WW8Num1">
    <w:name w:val="WW8Num1"/>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 w:type="numbering" w:styleId="WW8StyleNum6">
    <w:name w:val="WW8StyleNum6"/>
    <w:qFormat/>
  </w:style>
  <w:style w:type="numbering" w:styleId="WW8StyleNum7">
    <w:name w:val="WW8StyleNum7"/>
    <w:qFormat/>
  </w:style>
  <w:style w:type="numbering" w:styleId="WW8StyleNum8">
    <w:name w:val="WW8StyleNum8"/>
    <w:qFormat/>
  </w:style>
  <w:style w:type="numbering" w:styleId="WW8StyleNum9">
    <w:name w:val="WW8StyleNum9"/>
    <w:qFormat/>
  </w:style>
  <w:style w:type="numbering" w:styleId="WW8StyleNum10">
    <w:name w:val="WW8StyleNum10"/>
    <w:qFormat/>
  </w:style>
  <w:style w:type="numbering" w:styleId="WW8StyleNum11">
    <w:name w:val="WW8Style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2021-12-03T14:55:00Z</dcterms:created>
  <dc:creator>Roberto Cruz</dc:creator>
  <dc:description/>
  <cp:keywords/>
  <dc:language>es-CL</dc:language>
  <cp:lastModifiedBy>Fernando Caro Ruiz</cp:lastModifiedBy>
  <cp:lastPrinted>2021-12-15T10:21:00Z</cp:lastPrinted>
  <dcterms:modified xsi:type="dcterms:W3CDTF">2026-08-24T10:05:00Z</dcterms:modified>
  <cp:revision>5</cp:revision>
  <dc:subject/>
  <dc:title>CONTRATO DE TRANSPORTE DE PERSONAL</dc:title>
</cp:coreProperties>
</file>